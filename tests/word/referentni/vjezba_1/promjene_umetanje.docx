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  <w:ins w:id="901" w:author="Ana Horvat" w:date="2026-10-14T10:00:00Z">
        <w:r>
          <w:t xml:space="preserve"> Ova je rečenica umetnuta uz praćenje promjena.</w:t>
        </w:r>
      </w:ins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